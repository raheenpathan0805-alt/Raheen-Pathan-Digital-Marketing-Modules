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031D" w14:textId="3F192402" w:rsidR="009104CD" w:rsidRPr="0074705F" w:rsidRDefault="009104CD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Practical Task-5</w:t>
      </w:r>
    </w:p>
    <w:p w14:paraId="15094E75" w14:textId="5B75460C" w:rsidR="00C37D86" w:rsidRPr="0074705F" w:rsidRDefault="00342686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C51E55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Open Namech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e</w:t>
      </w:r>
      <w:r w:rsidR="00C51E55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ap.com in one tab and GoDaddy.in in another t</w:t>
      </w:r>
      <w:r w:rsidR="00F5305C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ab</w:t>
      </w:r>
    </w:p>
    <w:p w14:paraId="628EF663" w14:textId="39AFFB7E" w:rsidR="009104CD" w:rsidRPr="0074705F" w:rsidRDefault="00342686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Think of a business idea you'd like to start one day (e.g., food delivery in your city, online tuition, handicraft selling, fitness coaching).</w:t>
      </w:r>
    </w:p>
    <w:p w14:paraId="218F106E" w14:textId="28445692" w:rsidR="009104CD" w:rsidRPr="0074705F" w:rsidRDefault="00342686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Search for 3 different domain name ideas for your business on both platforms.</w:t>
      </w:r>
    </w:p>
    <w:p w14:paraId="087604FC" w14:textId="7A669391" w:rsidR="009104CD" w:rsidRPr="0074705F" w:rsidRDefault="001367D2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Note down: </w:t>
      </w:r>
    </w:p>
    <w:p w14:paraId="32A9F3CA" w14:textId="77777777" w:rsidR="009104CD" w:rsidRPr="0074705F" w:rsidRDefault="009104CD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(a) Is your </w:t>
      </w:r>
      <w:proofErr w:type="gramStart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first-choice</w:t>
      </w:r>
      <w:proofErr w:type="gramEnd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.com available? </w:t>
      </w:r>
    </w:p>
    <w:p w14:paraId="3CFA67B9" w14:textId="77777777" w:rsidR="009104CD" w:rsidRPr="0074705F" w:rsidRDefault="009104CD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(b) Price on Namecheap vs GoDaddy India, </w:t>
      </w:r>
    </w:p>
    <w:p w14:paraId="6D69E7CA" w14:textId="5B227D1F" w:rsidR="009104CD" w:rsidRPr="0074705F" w:rsidRDefault="009104CD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(c) What alternatives (e.g., .in</w:t>
      </w:r>
      <w:proofErr w:type="gramStart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, .</w:t>
      </w:r>
      <w:proofErr w:type="gramEnd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co.in, .net) are available and at what price?</w:t>
      </w:r>
    </w:p>
    <w:p w14:paraId="12EE2A72" w14:textId="56F87F27" w:rsidR="009104CD" w:rsidRPr="0074705F" w:rsidRDefault="00342686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Use ChatGPT Prompt above to generate 10 AI-suggested domain names for your business idea.</w:t>
      </w:r>
    </w:p>
    <w:p w14:paraId="55DF06D8" w14:textId="7F5EB515" w:rsidR="009104CD" w:rsidRPr="0074705F" w:rsidRDefault="004558D9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From the AI suggestions, check availability of your top 3 choices on Namecheap.</w:t>
      </w:r>
    </w:p>
    <w:p w14:paraId="7666D671" w14:textId="77777777" w:rsidR="00D87BC7" w:rsidRPr="0074705F" w:rsidRDefault="004558D9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Check if your chosen domain name's social media handle is available: search '@</w:t>
      </w:r>
      <w:proofErr w:type="spellStart"/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yourdomain</w:t>
      </w:r>
      <w:proofErr w:type="spellEnd"/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' on Instagram and </w:t>
      </w:r>
    </w:p>
    <w:p w14:paraId="4CA5ACC7" w14:textId="623D9CC4" w:rsidR="004352E1" w:rsidRPr="0074705F" w:rsidRDefault="004558D9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= </w:t>
      </w:r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Submit: A comparison table with 5 domain names, their availability, price, and your final top pick with 3 reasons why you chose </w:t>
      </w:r>
      <w:proofErr w:type="spellStart"/>
      <w:proofErr w:type="gramStart"/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it.Namecheap</w:t>
      </w:r>
      <w:proofErr w:type="spellEnd"/>
      <w:proofErr w:type="gramEnd"/>
      <w:r w:rsidR="009104CD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&amp; GoDaddy</w:t>
      </w:r>
    </w:p>
    <w:p w14:paraId="3266F94F" w14:textId="77777777" w:rsidR="004352E1" w:rsidRPr="0074705F" w:rsidRDefault="004352E1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5031DA9C" w14:textId="62D61B38" w:rsidR="00546A92" w:rsidRPr="0074705F" w:rsidRDefault="004352E1" w:rsidP="009104CD">
      <w:p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</w:pPr>
      <w:proofErr w:type="gramStart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  <w:t xml:space="preserve">ANSWER </w:t>
      </w:r>
      <w:r w:rsidR="00446339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  <w:t>:</w:t>
      </w:r>
      <w:proofErr w:type="gramEnd"/>
      <w:r w:rsidR="00446339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  <w:t xml:space="preserve">- </w:t>
      </w:r>
    </w:p>
    <w:p w14:paraId="6F285AC5" w14:textId="79B264B3" w:rsidR="00DD5DEF" w:rsidRPr="0074705F" w:rsidRDefault="000A0B4B" w:rsidP="000A0B4B">
      <w:pPr>
        <w:pStyle w:val="ListParagraph"/>
        <w:numPr>
          <w:ilvl w:val="0"/>
          <w:numId w:val="1"/>
        </w:num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Opened Namecheap.com and GoDaddy.in</w:t>
      </w:r>
      <w:r w:rsidR="009F0911"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077035C2" w14:textId="4BCE2056" w:rsidR="000A0B4B" w:rsidRPr="0074705F" w:rsidRDefault="009F0911" w:rsidP="000A0B4B">
      <w:pPr>
        <w:pStyle w:val="ListParagraph"/>
        <w:numPr>
          <w:ilvl w:val="0"/>
          <w:numId w:val="1"/>
        </w:num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Business I </w:t>
      </w:r>
      <w:proofErr w:type="spellStart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though</w:t>
      </w:r>
      <w:proofErr w:type="spellEnd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about is fashion designing.</w:t>
      </w:r>
    </w:p>
    <w:p w14:paraId="5861BB20" w14:textId="30929FDD" w:rsidR="009F0911" w:rsidRPr="0074705F" w:rsidRDefault="009F0911" w:rsidP="000A0B4B">
      <w:pPr>
        <w:pStyle w:val="ListParagraph"/>
        <w:numPr>
          <w:ilvl w:val="0"/>
          <w:numId w:val="1"/>
        </w:numPr>
        <w:spacing w:after="100" w:line="240" w:lineRule="auto"/>
        <w:jc w:val="both"/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(a)</w:t>
      </w:r>
      <w:proofErr w:type="spellStart"/>
      <w:r w:rsidRPr="0074705F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radiantrp</w:t>
      </w:r>
      <w:proofErr w:type="spellEnd"/>
    </w:p>
    <w:p w14:paraId="1F41C803" w14:textId="53B201F8" w:rsidR="004352E1" w:rsidRPr="0074705F" w:rsidRDefault="006573C4" w:rsidP="009F0911">
      <w:pPr>
        <w:spacing w:after="100" w:line="240" w:lineRule="auto"/>
        <w:ind w:left="720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(b) </w:t>
      </w:r>
      <w:proofErr w:type="spellStart"/>
      <w:r w:rsidR="000F1E2F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glowpr</w:t>
      </w:r>
      <w:proofErr w:type="spellEnd"/>
    </w:p>
    <w:p w14:paraId="3E7F439E" w14:textId="4136E8DC" w:rsidR="00585AA0" w:rsidRPr="0074705F" w:rsidRDefault="000F1E2F" w:rsidP="00585AA0">
      <w:pPr>
        <w:spacing w:after="100" w:line="240" w:lineRule="auto"/>
        <w:ind w:left="720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(c)</w:t>
      </w:r>
      <w:proofErr w:type="spellStart"/>
      <w:r w:rsidR="006B2AFE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crispbeads</w:t>
      </w:r>
      <w:proofErr w:type="spellEnd"/>
      <w:r w:rsidR="006B2AFE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4F0E5890" w14:textId="77777777" w:rsidR="001B7DE8" w:rsidRPr="0074705F" w:rsidRDefault="001B7DE8" w:rsidP="00585AA0">
      <w:pPr>
        <w:spacing w:after="100" w:line="240" w:lineRule="auto"/>
        <w:ind w:left="720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63B39CE2" w14:textId="030EDB96" w:rsidR="001B7DE8" w:rsidRPr="0074705F" w:rsidRDefault="00567345" w:rsidP="00585AA0">
      <w:pPr>
        <w:spacing w:after="100" w:line="240" w:lineRule="auto"/>
        <w:ind w:left="720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ab/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ab/>
      </w:r>
    </w:p>
    <w:p w14:paraId="318D5A53" w14:textId="77777777" w:rsidR="001B7DE8" w:rsidRPr="0074705F" w:rsidRDefault="001B7DE8" w:rsidP="00585AA0">
      <w:pPr>
        <w:spacing w:after="100" w:line="240" w:lineRule="auto"/>
        <w:ind w:left="720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3D5192E5" w14:textId="563016C1" w:rsidR="0068408F" w:rsidRPr="0074705F" w:rsidRDefault="0068408F" w:rsidP="0068408F">
      <w:pPr>
        <w:pStyle w:val="ListParagraph"/>
        <w:numPr>
          <w:ilvl w:val="0"/>
          <w:numId w:val="1"/>
        </w:numPr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(a)Yes,</w:t>
      </w:r>
      <w:r w:rsidR="001B7DE8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3B38B8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my first choice .com is available.</w:t>
      </w:r>
    </w:p>
    <w:p w14:paraId="42E03635" w14:textId="0BF0B9B1" w:rsidR="0068408F" w:rsidRPr="0074705F" w:rsidRDefault="00F027A5" w:rsidP="0068408F">
      <w:pPr>
        <w:pStyle w:val="ListParagraph"/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(b) </w:t>
      </w:r>
      <w:r w:rsidR="00DF5225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Namecheap.com = </w:t>
      </w:r>
      <w:r w:rsidR="00B50684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₹63,207.08</w:t>
      </w:r>
    </w:p>
    <w:p w14:paraId="521BD694" w14:textId="77777777" w:rsidR="00E722B6" w:rsidRPr="0074705F" w:rsidRDefault="003D0FFF" w:rsidP="00E722B6">
      <w:pPr>
        <w:pStyle w:val="ListParagraph"/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    GoDaddy.in = </w:t>
      </w:r>
      <w:r w:rsidR="00E722B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₹66,190.47</w:t>
      </w:r>
    </w:p>
    <w:p w14:paraId="5A5ED297" w14:textId="26086C9F" w:rsidR="00E573EE" w:rsidRPr="0074705F" w:rsidRDefault="00E722B6" w:rsidP="00E573EE">
      <w:pPr>
        <w:pStyle w:val="ListParagraph"/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(c)</w:t>
      </w:r>
      <w:r w:rsidR="00CA179E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Namecheap.com =</w:t>
      </w:r>
      <w:r w:rsidR="000F2EC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5B46AE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.</w:t>
      </w:r>
      <w:r w:rsidR="00E24B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net = </w:t>
      </w:r>
      <w:r w:rsidR="006845B4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₹1,135.00</w:t>
      </w:r>
      <w:r w:rsidR="00CA179E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28FBDF67" w14:textId="77777777" w:rsidR="006D2DEE" w:rsidRPr="0074705F" w:rsidRDefault="001A3204" w:rsidP="00390110">
      <w:pPr>
        <w:pStyle w:val="ListParagraph"/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    GoDaddy.in = </w:t>
      </w:r>
      <w:r w:rsidR="000F2EC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.</w:t>
      </w:r>
      <w:proofErr w:type="spellStart"/>
      <w:r w:rsidR="000F2EC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in</w:t>
      </w:r>
      <w:proofErr w:type="gramStart"/>
      <w:r w:rsidR="000F2EC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,.co.in</w:t>
      </w:r>
      <w:proofErr w:type="spellEnd"/>
      <w:proofErr w:type="gramEnd"/>
      <w:r w:rsidR="000F2EC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=₹99.00 and .net= ₹</w:t>
      </w:r>
      <w:r w:rsidR="00390110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1</w:t>
      </w:r>
    </w:p>
    <w:p w14:paraId="17511018" w14:textId="73D37B85" w:rsidR="006D2DEE" w:rsidRPr="0074705F" w:rsidRDefault="00E102E9" w:rsidP="006D2DEE">
      <w:pPr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lastRenderedPageBreak/>
        <w:t xml:space="preserve">5.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10 Domain names for my websites,</w:t>
      </w:r>
    </w:p>
    <w:p w14:paraId="7232B2C3" w14:textId="278AAAB3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1.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ByRaheen.com </w:t>
      </w:r>
    </w:p>
    <w:p w14:paraId="1E00CE11" w14:textId="18FD8050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2.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RaheenStyle.com </w:t>
      </w:r>
    </w:p>
    <w:p w14:paraId="1FEE12F5" w14:textId="64BFE46C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3.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RaheenCollective.com </w:t>
      </w:r>
    </w:p>
    <w:p w14:paraId="0B59FE00" w14:textId="29039024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4.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RaheenHouse.com </w:t>
      </w:r>
    </w:p>
    <w:p w14:paraId="1671F3EF" w14:textId="79422FF5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5.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RaheenMuse.com </w:t>
      </w:r>
    </w:p>
    <w:p w14:paraId="2CA7D890" w14:textId="7D7441F7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6.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RaheenLabel.com </w:t>
      </w:r>
    </w:p>
    <w:p w14:paraId="3E2BE3C1" w14:textId="3D6AB30D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7.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RaheenDesigns.com </w:t>
      </w:r>
    </w:p>
    <w:p w14:paraId="34CD3BFB" w14:textId="4B8A33D8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8.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MaisonRaheen.com </w:t>
      </w:r>
    </w:p>
    <w:p w14:paraId="4082CFFE" w14:textId="163B3D26" w:rsidR="006D2DEE" w:rsidRPr="0074705F" w:rsidRDefault="006D2DEE" w:rsidP="006D2DE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9.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AtelierRaheen.com </w:t>
      </w:r>
    </w:p>
    <w:p w14:paraId="675264E1" w14:textId="2F48F10E" w:rsidR="00C26D86" w:rsidRPr="0074705F" w:rsidRDefault="006D2DEE" w:rsidP="00E102E9">
      <w:pPr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C26D86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10.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RaheenVerse.com</w:t>
      </w:r>
    </w:p>
    <w:p w14:paraId="6DAE9BF2" w14:textId="77777777" w:rsidR="00E102E9" w:rsidRPr="0074705F" w:rsidRDefault="00E102E9" w:rsidP="00E102E9">
      <w:pPr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2DACAB39" w14:textId="77777777" w:rsidR="009E3EF7" w:rsidRPr="0074705F" w:rsidRDefault="00E102E9" w:rsidP="009E3EF7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6</w:t>
      </w:r>
      <w:proofErr w:type="gramStart"/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</w:t>
      </w:r>
      <w:r w:rsidR="009E3EF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="009E3EF7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a) ByRaheen.com </w:t>
      </w:r>
    </w:p>
    <w:p w14:paraId="75F7404E" w14:textId="1C11B98E" w:rsidR="00255732" w:rsidRPr="0074705F" w:rsidRDefault="009E3EF7" w:rsidP="0025573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It is available on both platforms GoDaddy and Namecheap</w:t>
      </w:r>
      <w:r w:rsidR="00255732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.</w:t>
      </w:r>
    </w:p>
    <w:p w14:paraId="03A4F366" w14:textId="43E38725" w:rsidR="00C26D86" w:rsidRPr="0074705F" w:rsidRDefault="00255732" w:rsidP="00255732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   (b) </w:t>
      </w:r>
      <w:r w:rsidR="00DA5A53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RaheenStyle.com </w:t>
      </w:r>
    </w:p>
    <w:p w14:paraId="3D09608D" w14:textId="77777777" w:rsidR="008804D2" w:rsidRPr="0074705F" w:rsidRDefault="00DA5A53" w:rsidP="00EB4FA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It is available on both platforms GoDaddy and Namecheap.</w:t>
      </w:r>
    </w:p>
    <w:p w14:paraId="6D148A04" w14:textId="77777777" w:rsidR="008804D2" w:rsidRPr="0074705F" w:rsidRDefault="008804D2" w:rsidP="008804D2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   (c) RaheenCollective.com</w:t>
      </w:r>
    </w:p>
    <w:p w14:paraId="7621F18E" w14:textId="77777777" w:rsidR="008B2670" w:rsidRPr="0074705F" w:rsidRDefault="00F6664F" w:rsidP="008B267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It is available on both platforms GoDaddy and Namecheap</w:t>
      </w:r>
      <w:r w:rsidR="008B2670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.</w:t>
      </w:r>
    </w:p>
    <w:p w14:paraId="0580394B" w14:textId="6EBB935D" w:rsidR="00987933" w:rsidRPr="0074705F" w:rsidRDefault="008B2670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7. </w:t>
      </w:r>
      <w:r w:rsidR="00987933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(a) ByRaheen.com </w:t>
      </w:r>
      <w:r w:rsidR="00D11B1C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already exists</w:t>
      </w:r>
      <w:r w:rsidR="00987933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on Instagram</w:t>
      </w:r>
    </w:p>
    <w:p w14:paraId="4CC63859" w14:textId="534B26AE" w:rsidR="008B2670" w:rsidRPr="0074705F" w:rsidRDefault="00987933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  </w:t>
      </w:r>
      <w:r w:rsidR="003135A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(b)</w:t>
      </w:r>
      <w:r w:rsidR="008B2670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F259CA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RaheenStyle.com</w:t>
      </w:r>
      <w:r w:rsidR="00D11B1C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is not on Instagram so I can have it</w:t>
      </w:r>
    </w:p>
    <w:p w14:paraId="43CFA8F6" w14:textId="6BEBCE89" w:rsidR="00987933" w:rsidRPr="0074705F" w:rsidRDefault="00987933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   </w:t>
      </w:r>
      <w:r w:rsidR="003135A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(c)</w:t>
      </w:r>
      <w:r w:rsidR="00F259CA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RaheenCollective.com</w:t>
      </w:r>
      <w:r w:rsidR="00CB7B03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is not on Instagram so I can have it </w:t>
      </w:r>
      <w:r w:rsidR="00A21ACF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  </w:t>
      </w:r>
      <w:r w:rsidR="00CB7B03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too </w:t>
      </w:r>
      <w:r w:rsidR="00CD196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while none of the domains among above exists on </w:t>
      </w:r>
      <w:r w:rsidR="00A21ACF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>LinkedIn</w:t>
      </w:r>
      <w:r w:rsidR="00CD196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  <w:r w:rsidR="00A21ACF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    </w:t>
      </w:r>
      <w:r w:rsidR="00CD196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so if I </w:t>
      </w:r>
      <w:proofErr w:type="gramStart"/>
      <w:r w:rsidR="00CD196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>want</w:t>
      </w:r>
      <w:proofErr w:type="gramEnd"/>
      <w:r w:rsidR="00CD196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 I can have option 2 and 3 for my Instagram and </w:t>
      </w:r>
      <w:r w:rsidR="00A21ACF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>LinkedIn</w:t>
      </w:r>
      <w:r w:rsidR="00CD1961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 profile.</w:t>
      </w:r>
    </w:p>
    <w:tbl>
      <w:tblPr>
        <w:tblStyle w:val="GridTable1Light-Accent1"/>
        <w:tblpPr w:leftFromText="180" w:rightFromText="180" w:vertAnchor="text" w:horzAnchor="margin" w:tblpXSpec="center" w:tblpY="-1174"/>
        <w:tblW w:w="11575" w:type="dxa"/>
        <w:tblLook w:val="04A0" w:firstRow="1" w:lastRow="0" w:firstColumn="1" w:lastColumn="0" w:noHBand="0" w:noVBand="1"/>
      </w:tblPr>
      <w:tblGrid>
        <w:gridCol w:w="3636"/>
        <w:gridCol w:w="2177"/>
        <w:gridCol w:w="1832"/>
        <w:gridCol w:w="2177"/>
        <w:gridCol w:w="1753"/>
      </w:tblGrid>
      <w:tr w:rsidR="00A700B8" w:rsidRPr="0074705F" w14:paraId="20664BB8" w14:textId="77777777" w:rsidTr="00A7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49F78124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37222E20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Domains name</w:t>
            </w:r>
          </w:p>
        </w:tc>
        <w:tc>
          <w:tcPr>
            <w:tcW w:w="2177" w:type="dxa"/>
          </w:tcPr>
          <w:p w14:paraId="3550589E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Availability</w:t>
            </w:r>
          </w:p>
          <w:p w14:paraId="66647AD1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(Namecheap)</w:t>
            </w:r>
          </w:p>
        </w:tc>
        <w:tc>
          <w:tcPr>
            <w:tcW w:w="1832" w:type="dxa"/>
          </w:tcPr>
          <w:p w14:paraId="37C88077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Availability</w:t>
            </w:r>
          </w:p>
          <w:p w14:paraId="21F51539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(GoDaddy)</w:t>
            </w:r>
          </w:p>
        </w:tc>
        <w:tc>
          <w:tcPr>
            <w:tcW w:w="2177" w:type="dxa"/>
          </w:tcPr>
          <w:p w14:paraId="523BE3D4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Price</w:t>
            </w:r>
          </w:p>
          <w:p w14:paraId="5EA017BA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(Namecheap)</w:t>
            </w:r>
          </w:p>
        </w:tc>
        <w:tc>
          <w:tcPr>
            <w:tcW w:w="1753" w:type="dxa"/>
          </w:tcPr>
          <w:p w14:paraId="3EBB20FF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Price</w:t>
            </w:r>
          </w:p>
          <w:p w14:paraId="2BEDBC17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  <w:t>(GoDaddy)</w:t>
            </w:r>
          </w:p>
          <w:p w14:paraId="5A5595F2" w14:textId="77777777" w:rsidR="00A700B8" w:rsidRPr="0074705F" w:rsidRDefault="00A700B8" w:rsidP="00A7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215E99" w:themeColor="text2" w:themeTint="BF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A700B8" w:rsidRPr="0074705F" w14:paraId="12C8D4EE" w14:textId="77777777" w:rsidTr="00A70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0F738D6A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1.ByRaheen.com</w:t>
            </w:r>
          </w:p>
        </w:tc>
        <w:tc>
          <w:tcPr>
            <w:tcW w:w="2177" w:type="dxa"/>
          </w:tcPr>
          <w:p w14:paraId="5F04DE7E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1832" w:type="dxa"/>
          </w:tcPr>
          <w:p w14:paraId="58D87072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2177" w:type="dxa"/>
          </w:tcPr>
          <w:p w14:paraId="025EBC1B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₹1,025.86/yr</w:t>
            </w:r>
          </w:p>
        </w:tc>
        <w:tc>
          <w:tcPr>
            <w:tcW w:w="1753" w:type="dxa"/>
          </w:tcPr>
          <w:p w14:paraId="07630080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</w:t>
            </w:r>
            <w:del w:id="0" w:author="Unknown">
              <w:r w:rsidRPr="0074705F">
                <w:rPr>
                  <w:rFonts w:eastAsia="Times New Roman" w:cs="Times New Roman"/>
                  <w:b/>
                  <w:bCs/>
                  <w:i/>
                  <w:iCs/>
                  <w:kern w:val="0"/>
                  <w:sz w:val="28"/>
                  <w:szCs w:val="28"/>
                  <w:lang w:eastAsia="en-IN"/>
                  <w14:ligatures w14:val="none"/>
                </w:rPr>
                <w:delText>₹1,599</w:delText>
              </w:r>
            </w:del>
          </w:p>
          <w:p w14:paraId="7C16D3D0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A700B8" w:rsidRPr="0074705F" w14:paraId="32DA4CE4" w14:textId="77777777" w:rsidTr="00A70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3D9D7B43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2.RaheenStyle.com</w:t>
            </w:r>
          </w:p>
        </w:tc>
        <w:tc>
          <w:tcPr>
            <w:tcW w:w="2177" w:type="dxa"/>
          </w:tcPr>
          <w:p w14:paraId="5D8E9A25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1832" w:type="dxa"/>
          </w:tcPr>
          <w:p w14:paraId="42BC715B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2177" w:type="dxa"/>
          </w:tcPr>
          <w:p w14:paraId="525589D2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₹1,025.86/yr</w:t>
            </w:r>
          </w:p>
        </w:tc>
        <w:tc>
          <w:tcPr>
            <w:tcW w:w="1753" w:type="dxa"/>
          </w:tcPr>
          <w:p w14:paraId="36952E5B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</w:t>
            </w:r>
            <w:del w:id="1" w:author="Unknown">
              <w:r w:rsidRPr="0074705F">
                <w:rPr>
                  <w:rFonts w:eastAsia="Times New Roman" w:cs="Times New Roman"/>
                  <w:b/>
                  <w:bCs/>
                  <w:i/>
                  <w:iCs/>
                  <w:kern w:val="0"/>
                  <w:sz w:val="28"/>
                  <w:szCs w:val="28"/>
                  <w:lang w:eastAsia="en-IN"/>
                  <w14:ligatures w14:val="none"/>
                </w:rPr>
                <w:delText>₹1,599</w:delText>
              </w:r>
            </w:del>
          </w:p>
          <w:p w14:paraId="14203692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A700B8" w:rsidRPr="0074705F" w14:paraId="7D9E8A68" w14:textId="77777777" w:rsidTr="00A70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7BC49619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3.RaheenCollective.com</w:t>
            </w:r>
          </w:p>
        </w:tc>
        <w:tc>
          <w:tcPr>
            <w:tcW w:w="2177" w:type="dxa"/>
          </w:tcPr>
          <w:p w14:paraId="3FBF4407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1832" w:type="dxa"/>
          </w:tcPr>
          <w:p w14:paraId="27A19FA1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2177" w:type="dxa"/>
          </w:tcPr>
          <w:p w14:paraId="7E75AA38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₹1,025.86/yr</w:t>
            </w:r>
          </w:p>
        </w:tc>
        <w:tc>
          <w:tcPr>
            <w:tcW w:w="1753" w:type="dxa"/>
          </w:tcPr>
          <w:p w14:paraId="0310122B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</w:t>
            </w:r>
            <w:del w:id="2" w:author="Unknown">
              <w:r w:rsidRPr="0074705F">
                <w:rPr>
                  <w:rFonts w:eastAsia="Times New Roman" w:cs="Times New Roman"/>
                  <w:b/>
                  <w:bCs/>
                  <w:i/>
                  <w:iCs/>
                  <w:kern w:val="0"/>
                  <w:sz w:val="28"/>
                  <w:szCs w:val="28"/>
                  <w:lang w:eastAsia="en-IN"/>
                  <w14:ligatures w14:val="none"/>
                </w:rPr>
                <w:delText>₹1,599</w:delText>
              </w:r>
            </w:del>
          </w:p>
          <w:p w14:paraId="1A95BDC9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A700B8" w:rsidRPr="0074705F" w14:paraId="199E5B04" w14:textId="77777777" w:rsidTr="00A70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4630A613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4.RaheenHouse.com</w:t>
            </w:r>
          </w:p>
        </w:tc>
        <w:tc>
          <w:tcPr>
            <w:tcW w:w="2177" w:type="dxa"/>
          </w:tcPr>
          <w:p w14:paraId="53600F20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1832" w:type="dxa"/>
          </w:tcPr>
          <w:p w14:paraId="273131DE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2177" w:type="dxa"/>
          </w:tcPr>
          <w:p w14:paraId="2552D310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₹1,025.86/yr</w:t>
            </w:r>
          </w:p>
        </w:tc>
        <w:tc>
          <w:tcPr>
            <w:tcW w:w="1753" w:type="dxa"/>
          </w:tcPr>
          <w:p w14:paraId="7577D63D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</w:t>
            </w:r>
            <w:del w:id="3" w:author="Unknown">
              <w:r w:rsidRPr="0074705F">
                <w:rPr>
                  <w:rFonts w:eastAsia="Times New Roman" w:cs="Times New Roman"/>
                  <w:b/>
                  <w:bCs/>
                  <w:i/>
                  <w:iCs/>
                  <w:kern w:val="0"/>
                  <w:sz w:val="28"/>
                  <w:szCs w:val="28"/>
                  <w:lang w:eastAsia="en-IN"/>
                  <w14:ligatures w14:val="none"/>
                </w:rPr>
                <w:delText>₹1,599</w:delText>
              </w:r>
            </w:del>
          </w:p>
          <w:p w14:paraId="1162E2AA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A700B8" w:rsidRPr="0074705F" w14:paraId="74B2B465" w14:textId="77777777" w:rsidTr="00A700B8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6B167853" w14:textId="77777777" w:rsidR="00A700B8" w:rsidRPr="0074705F" w:rsidRDefault="00A700B8" w:rsidP="00A700B8">
            <w:pP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5.</w:t>
            </w:r>
            <w:r w:rsidRPr="0074705F">
              <w:rPr>
                <w:rFonts w:eastAsia="Times New Roman" w:cs="Times New Roman"/>
                <w:i/>
                <w:iCs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RaheenVerse</w:t>
            </w:r>
            <w:r w:rsidRPr="0074705F"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.com</w:t>
            </w:r>
          </w:p>
        </w:tc>
        <w:tc>
          <w:tcPr>
            <w:tcW w:w="2177" w:type="dxa"/>
          </w:tcPr>
          <w:p w14:paraId="5812FA1E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1832" w:type="dxa"/>
          </w:tcPr>
          <w:p w14:paraId="6B123560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Available</w:t>
            </w:r>
          </w:p>
        </w:tc>
        <w:tc>
          <w:tcPr>
            <w:tcW w:w="2177" w:type="dxa"/>
          </w:tcPr>
          <w:p w14:paraId="349693F8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₹1,025.86/yr</w:t>
            </w:r>
          </w:p>
        </w:tc>
        <w:tc>
          <w:tcPr>
            <w:tcW w:w="1753" w:type="dxa"/>
          </w:tcPr>
          <w:p w14:paraId="0FB760BF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705F"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₹1</w:t>
            </w:r>
            <w:del w:id="4" w:author="Unknown">
              <w:r w:rsidRPr="0074705F">
                <w:rPr>
                  <w:rFonts w:eastAsia="Times New Roman" w:cs="Times New Roman"/>
                  <w:b/>
                  <w:bCs/>
                  <w:i/>
                  <w:iCs/>
                  <w:kern w:val="0"/>
                  <w:sz w:val="28"/>
                  <w:szCs w:val="28"/>
                  <w:lang w:eastAsia="en-IN"/>
                  <w14:ligatures w14:val="none"/>
                </w:rPr>
                <w:delText>₹1,599</w:delText>
              </w:r>
            </w:del>
          </w:p>
          <w:p w14:paraId="09073617" w14:textId="77777777" w:rsidR="00A700B8" w:rsidRPr="0074705F" w:rsidRDefault="00A700B8" w:rsidP="00A700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28CB97C4" w14:textId="61373EBB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 This is Q-8 answer table </w:t>
      </w:r>
      <w:proofErr w:type="gramStart"/>
      <w:r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 xml:space="preserve">and </w:t>
      </w:r>
      <w:r w:rsidR="00B373EC" w:rsidRPr="0074705F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  <w:t>,</w:t>
      </w:r>
      <w:proofErr w:type="gramEnd"/>
    </w:p>
    <w:p w14:paraId="59BBEE38" w14:textId="77777777" w:rsidR="00B373EC" w:rsidRPr="0074705F" w:rsidRDefault="00B373EC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F4761" w:themeColor="accent1" w:themeShade="BF"/>
          <w:kern w:val="0"/>
          <w:sz w:val="28"/>
          <w:szCs w:val="28"/>
          <w:lang w:eastAsia="en-IN"/>
          <w14:ligatures w14:val="none"/>
        </w:rPr>
      </w:pPr>
    </w:p>
    <w:p w14:paraId="1C4A225B" w14:textId="1759591A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F4761" w:themeColor="accent1" w:themeShade="BF"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color w:val="0F4761" w:themeColor="accent1" w:themeShade="BF"/>
          <w:kern w:val="0"/>
          <w:sz w:val="28"/>
          <w:szCs w:val="28"/>
          <w:lang w:eastAsia="en-IN"/>
          <w14:ligatures w14:val="none"/>
        </w:rPr>
        <w:lastRenderedPageBreak/>
        <w:t xml:space="preserve">These are my three reasons why </w:t>
      </w:r>
      <w:r w:rsidR="00A909D9" w:rsidRPr="0074705F">
        <w:rPr>
          <w:rFonts w:eastAsia="Times New Roman" w:cs="Times New Roman"/>
          <w:b/>
          <w:bCs/>
          <w:i/>
          <w:iCs/>
          <w:color w:val="0F4761" w:themeColor="accent1" w:themeShade="BF"/>
          <w:kern w:val="0"/>
          <w:sz w:val="28"/>
          <w:szCs w:val="28"/>
          <w:lang w:eastAsia="en-IN"/>
          <w14:ligatures w14:val="none"/>
        </w:rPr>
        <w:t>my top pick is ByRaheen.com,</w:t>
      </w:r>
    </w:p>
    <w:p w14:paraId="79B28ABC" w14:textId="4CC92CC0" w:rsidR="00A909D9" w:rsidRPr="0074705F" w:rsidRDefault="00B373EC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1.It </w:t>
      </w:r>
      <w:r w:rsidR="001F1A30"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sounds like a designer label as my brand is related to fashion by goes well with it</w:t>
      </w:r>
      <w:r w:rsidR="003378EF"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4A574102" w14:textId="0024C96D" w:rsidR="003378EF" w:rsidRPr="0074705F" w:rsidRDefault="003378EF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2.It is short and simpl</w:t>
      </w:r>
      <w:r w:rsidR="00A2183A"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e for users to remember it.</w:t>
      </w:r>
    </w:p>
    <w:p w14:paraId="7DCEBC61" w14:textId="2EF55781" w:rsidR="00A2183A" w:rsidRPr="0074705F" w:rsidRDefault="00A2183A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3.If in future </w:t>
      </w:r>
      <w:r w:rsidR="001147B9"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with clothing suppose I want to start business for accessories and </w:t>
      </w:r>
      <w:r w:rsidR="00946D8B"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>other beauty products this name would perfectly go</w:t>
      </w:r>
      <w:r w:rsidR="00B0317A"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with it.</w:t>
      </w:r>
    </w:p>
    <w:p w14:paraId="464C9692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8333FC9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1AFABB7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F58A948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1C97D6D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A0A7A5D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EFC5D96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C8E5F0D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BF80A80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1CF601F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10FDA2D7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1EDA8B5A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1D578362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6A6EBCEA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064D99B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97D1784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132D9D2A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24F1E123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13BBC0BA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5BD8AD3C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591EE024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0EE6BDE7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11FCFB3F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63FDF902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31096A77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0948FA15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7A8540E0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3562044F" w14:textId="77777777" w:rsidR="00C456A9" w:rsidRPr="0074705F" w:rsidRDefault="00C456A9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0D7604D7" w14:textId="6516C3CA" w:rsidR="00C06684" w:rsidRPr="0074705F" w:rsidRDefault="00C06684" w:rsidP="00C06684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lastRenderedPageBreak/>
        <w:t xml:space="preserve">PRACTICAL TASK:  L6 — Create </w:t>
      </w:r>
      <w:proofErr w:type="spellStart"/>
      <w:r w:rsidRPr="0074705F">
        <w:rPr>
          <w:b/>
          <w:bCs/>
          <w:i/>
          <w:iCs/>
          <w:color w:val="000000" w:themeColor="text1"/>
          <w:sz w:val="28"/>
          <w:szCs w:val="28"/>
        </w:rPr>
        <w:t>InfinityFree</w:t>
      </w:r>
      <w:proofErr w:type="spellEnd"/>
      <w:r w:rsidRPr="0074705F">
        <w:rPr>
          <w:b/>
          <w:bCs/>
          <w:i/>
          <w:iCs/>
          <w:color w:val="000000" w:themeColor="text1"/>
          <w:sz w:val="28"/>
          <w:szCs w:val="28"/>
        </w:rPr>
        <w:t xml:space="preserve"> Account and Install WordPress</w:t>
      </w:r>
    </w:p>
    <w:p w14:paraId="03A45DB6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Go to infinityfree.com and click 'Create Free Account'. Register with your email.</w:t>
      </w:r>
    </w:p>
    <w:p w14:paraId="53ABCC08" w14:textId="77777777" w:rsidR="00C06684" w:rsidRPr="0074705F" w:rsidRDefault="00552FE6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sdt>
        <w:sdtPr>
          <w:rPr>
            <w:b/>
            <w:bCs/>
            <w:i/>
            <w:iCs/>
            <w:color w:val="000000" w:themeColor="text1"/>
            <w:sz w:val="28"/>
            <w:szCs w:val="28"/>
          </w:rPr>
          <w:tag w:val="goog_rdk_3"/>
          <w:id w:val="930343602"/>
        </w:sdtPr>
        <w:sdtEndPr/>
        <w:sdtContent>
          <w:r w:rsidR="00C06684" w:rsidRPr="0074705F"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 w:themeColor="text1"/>
              <w:sz w:val="28"/>
              <w:szCs w:val="28"/>
            </w:rPr>
            <w:t>After logging in, click 'Create Account' → choose a free subdomain (e.g., yourbrand.epizy.com).</w:t>
          </w:r>
        </w:sdtContent>
      </w:sdt>
    </w:p>
    <w:p w14:paraId="00BF429A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Once account is created, go to your Control Panel (it looks like cPanel).</w:t>
      </w:r>
    </w:p>
    <w:p w14:paraId="446AAC71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Find '</w:t>
      </w:r>
      <w:proofErr w:type="spellStart"/>
      <w:r w:rsidRPr="0074705F">
        <w:rPr>
          <w:b/>
          <w:bCs/>
          <w:i/>
          <w:iCs/>
          <w:color w:val="000000" w:themeColor="text1"/>
          <w:sz w:val="28"/>
          <w:szCs w:val="28"/>
        </w:rPr>
        <w:t>Softaculous</w:t>
      </w:r>
      <w:proofErr w:type="spellEnd"/>
      <w:r w:rsidRPr="0074705F">
        <w:rPr>
          <w:b/>
          <w:bCs/>
          <w:i/>
          <w:iCs/>
          <w:color w:val="000000" w:themeColor="text1"/>
          <w:sz w:val="28"/>
          <w:szCs w:val="28"/>
        </w:rPr>
        <w:t xml:space="preserve"> Apps Installer' and click on WordPress.</w:t>
      </w:r>
    </w:p>
    <w:p w14:paraId="4B66421E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Install WordPress: Leave directory blank, set site name as '[Your Name] Digital Marketing Practice Site', create a unique admin username (NOT 'admin'), set a strong password.</w:t>
      </w:r>
    </w:p>
    <w:p w14:paraId="2D0360C0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After installation, log in to yourdomain.epizy.com/</w:t>
      </w:r>
      <w:proofErr w:type="spellStart"/>
      <w:r w:rsidRPr="0074705F">
        <w:rPr>
          <w:b/>
          <w:bCs/>
          <w:i/>
          <w:iCs/>
          <w:color w:val="000000" w:themeColor="text1"/>
          <w:sz w:val="28"/>
          <w:szCs w:val="28"/>
        </w:rPr>
        <w:t>wp</w:t>
      </w:r>
      <w:proofErr w:type="spellEnd"/>
      <w:r w:rsidRPr="0074705F">
        <w:rPr>
          <w:b/>
          <w:bCs/>
          <w:i/>
          <w:iCs/>
          <w:color w:val="000000" w:themeColor="text1"/>
          <w:sz w:val="28"/>
          <w:szCs w:val="28"/>
        </w:rPr>
        <w:t>-admin and take a screenshot of your WordPress dashboard.</w:t>
      </w:r>
    </w:p>
    <w:p w14:paraId="75A37625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Navigate to: Appearance &gt; Themes &gt; Add New &gt; Search 'Astra' &gt; Install and Activate.</w:t>
      </w:r>
    </w:p>
    <w:p w14:paraId="1AF865D3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Go to Settings &gt; General and change your Site Title and add a tagline.</w:t>
      </w:r>
    </w:p>
    <w:p w14:paraId="46671735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 xml:space="preserve">BONUS: If you have budget (Rs. 99/month), sign up for </w:t>
      </w:r>
      <w:proofErr w:type="spellStart"/>
      <w:r w:rsidRPr="0074705F">
        <w:rPr>
          <w:b/>
          <w:bCs/>
          <w:i/>
          <w:iCs/>
          <w:color w:val="000000" w:themeColor="text1"/>
          <w:sz w:val="28"/>
          <w:szCs w:val="28"/>
        </w:rPr>
        <w:t>Hostinger</w:t>
      </w:r>
      <w:proofErr w:type="spellEnd"/>
      <w:r w:rsidRPr="0074705F">
        <w:rPr>
          <w:b/>
          <w:bCs/>
          <w:i/>
          <w:iCs/>
          <w:color w:val="000000" w:themeColor="text1"/>
          <w:sz w:val="28"/>
          <w:szCs w:val="28"/>
        </w:rPr>
        <w:t xml:space="preserve"> India instead and get a free domain!</w:t>
      </w:r>
    </w:p>
    <w:p w14:paraId="7BF237FF" w14:textId="77777777" w:rsidR="00C06684" w:rsidRPr="0074705F" w:rsidRDefault="00C06684" w:rsidP="00C06684">
      <w:pPr>
        <w:numPr>
          <w:ilvl w:val="0"/>
          <w:numId w:val="5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Submit: Screenshot of WordPress dashboard + homepage of your new site.</w:t>
      </w:r>
    </w:p>
    <w:p w14:paraId="1D97B32A" w14:textId="77777777" w:rsidR="00C06684" w:rsidRPr="0074705F" w:rsidRDefault="00C06684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A61B7FE" w14:textId="77777777" w:rsidR="006D03AF" w:rsidRPr="0074705F" w:rsidRDefault="006D03AF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C683A80" w14:textId="77777777" w:rsidR="006D03AF" w:rsidRPr="0074705F" w:rsidRDefault="006D03AF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233D231A" w14:textId="77777777" w:rsidR="006D03AF" w:rsidRPr="0074705F" w:rsidRDefault="006D03AF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7EF0721" w14:textId="77777777" w:rsidR="006D03AF" w:rsidRPr="0074705F" w:rsidRDefault="006D03AF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FC588EC" w14:textId="61336720" w:rsidR="006D03AF" w:rsidRPr="0074705F" w:rsidRDefault="006131EB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</w:pPr>
      <w:proofErr w:type="gramStart"/>
      <w:r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  <w:t>ANSWER:-</w:t>
      </w:r>
      <w:proofErr w:type="gramEnd"/>
    </w:p>
    <w:p w14:paraId="2EA37560" w14:textId="77777777" w:rsidR="006131EB" w:rsidRPr="0074705F" w:rsidRDefault="006131EB" w:rsidP="008B267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</w:pPr>
    </w:p>
    <w:p w14:paraId="1442B773" w14:textId="1783A712" w:rsidR="006131EB" w:rsidRPr="0074705F" w:rsidRDefault="00CF3410" w:rsidP="00CF3410">
      <w:pPr>
        <w:spacing w:after="0" w:line="240" w:lineRule="auto"/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  <w:lang w:eastAsia="en-IN"/>
          <w14:ligatures w14:val="none"/>
        </w:rPr>
        <w:lastRenderedPageBreak/>
        <w:t xml:space="preserve">10- </w:t>
      </w:r>
      <w:r w:rsidR="00455EE7" w:rsidRPr="0074705F">
        <w:rPr>
          <w:rFonts w:eastAsia="Times New Roman" w:cs="Times New Roman"/>
          <w:b/>
          <w:bCs/>
          <w:i/>
          <w:iCs/>
          <w:noProof/>
          <w:color w:val="000000" w:themeColor="text1"/>
          <w:kern w:val="0"/>
          <w:sz w:val="28"/>
          <w:szCs w:val="28"/>
          <w:u w:val="single"/>
          <w:lang w:eastAsia="en-IN"/>
        </w:rPr>
        <w:drawing>
          <wp:inline distT="0" distB="0" distL="0" distR="0" wp14:anchorId="30AD1450" wp14:editId="202610AB">
            <wp:extent cx="5731510" cy="3080385"/>
            <wp:effectExtent l="0" t="0" r="2540" b="5715"/>
            <wp:docPr id="130569237" name="Picture 1" descr="Dashboard ‹ My Blog — WordPress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237" name="Picture 130569237" descr="Dashboard ‹ My Blog — WordPress and 5 more pages - Personal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83D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3C7E48A3" w14:textId="700559B1" w:rsidR="00455EE7" w:rsidRPr="0074705F" w:rsidRDefault="00455EE7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  <w:r w:rsidRPr="0074705F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  <w:u w:val="single"/>
          <w:lang w:eastAsia="en-IN"/>
        </w:rPr>
        <w:drawing>
          <wp:inline distT="0" distB="0" distL="0" distR="0" wp14:anchorId="184EBC7C" wp14:editId="2B7E8BAF">
            <wp:extent cx="5731510" cy="3222625"/>
            <wp:effectExtent l="0" t="0" r="2540" b="0"/>
            <wp:docPr id="1611116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16294" name="Picture 16111162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C943" w14:textId="412E00DF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03CFECFF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50BC6F32" w14:textId="77777777" w:rsidR="005F661E" w:rsidRPr="0074705F" w:rsidRDefault="005F661E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343BF062" w14:textId="77777777" w:rsidR="007604A2" w:rsidRPr="0074705F" w:rsidRDefault="007604A2" w:rsidP="00F01D33">
      <w:pPr>
        <w:spacing w:after="100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0C3F3775" w14:textId="77777777" w:rsidR="00E66E0E" w:rsidRPr="0074705F" w:rsidRDefault="00E66E0E" w:rsidP="00F01D33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427DE041" w14:textId="77777777" w:rsidR="00E66E0E" w:rsidRPr="0074705F" w:rsidRDefault="00E66E0E" w:rsidP="00F01D33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0F9D2FCD" w14:textId="77777777" w:rsidR="00C456A9" w:rsidRPr="0074705F" w:rsidRDefault="00C456A9" w:rsidP="00F01D33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</w:p>
    <w:p w14:paraId="7A88A6AB" w14:textId="5604C242" w:rsidR="00F01D33" w:rsidRPr="0074705F" w:rsidRDefault="00F01D33" w:rsidP="00F01D33">
      <w:pPr>
        <w:spacing w:after="100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lastRenderedPageBreak/>
        <w:t>PRACTICAL TASK:  L7 — Create 'About Us' Page and a Blog Post</w:t>
      </w:r>
    </w:p>
    <w:p w14:paraId="676EF9A3" w14:textId="77777777" w:rsidR="00F01D33" w:rsidRPr="0074705F" w:rsidRDefault="00F01D33" w:rsidP="00F01D33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Log in to your WordPress site (from L6 practical).</w:t>
      </w:r>
    </w:p>
    <w:p w14:paraId="276BC473" w14:textId="77777777" w:rsidR="00F01D33" w:rsidRPr="0074705F" w:rsidRDefault="00F01D33" w:rsidP="00F01D33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CREATE AN ABOUT US PAGE: Go to Pages &gt; Add New. Title: 'About Us'. Write 150 words about yourself and why you're learning digital marketing. Add a professional-looking header image (use Canva.com to create a free banner). Set Featured Image. Click 'Publish'. Add this page to your Navigation Menu.</w:t>
      </w:r>
    </w:p>
    <w:p w14:paraId="6C5C2845" w14:textId="77777777" w:rsidR="00F01D33" w:rsidRPr="0074705F" w:rsidRDefault="00F01D33" w:rsidP="00F01D33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CREATE YOUR FIRST BLOG POST: Go to Posts &gt; Add New. Write a post titled: 'Why Every Indian Business Needs SEO in 2025'. Minimum 300 words (use your L2 case study knowledge). Assign Category: 'SEO Tips'. Add 3-4 relevant Tags. Set a Featured Image (use an India-relevant image from Unsplash.com — free). Click 'Publish'.</w:t>
      </w:r>
    </w:p>
    <w:p w14:paraId="2681DD9F" w14:textId="77777777" w:rsidR="00F01D33" w:rsidRPr="0074705F" w:rsidRDefault="00F01D33" w:rsidP="00F01D33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ORGANIZE CONTENT: Go to Posts &gt; Categories. Create 3 categories: 'SEO Tips', 'WordPress Tutorials', 'Digital Marketing'. Assign your blog post to 'SEO Tips'.</w:t>
      </w:r>
    </w:p>
    <w:p w14:paraId="5F1FEEA8" w14:textId="77777777" w:rsidR="00F01D33" w:rsidRPr="0074705F" w:rsidRDefault="00F01D33" w:rsidP="00F01D33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CREATE A MENU: Go to Appearance &gt; Menus. Create 'Main Navigation' with: Home, About Us, Blog, Contact. Save and check your live website.</w:t>
      </w:r>
    </w:p>
    <w:p w14:paraId="67139153" w14:textId="77777777" w:rsidR="00F01D33" w:rsidRPr="0074705F" w:rsidRDefault="00F01D33" w:rsidP="00F01D33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>ADD A USER: Go to Users &gt; Add New. Add a fake team member with email: teammember@yourdomain.com. Role: Editor. Observe what a new user can do vs Administrator.</w:t>
      </w:r>
    </w:p>
    <w:p w14:paraId="2662D555" w14:textId="40AB8CA5" w:rsidR="005F661E" w:rsidRPr="0074705F" w:rsidRDefault="00F01D33" w:rsidP="0074705F">
      <w:pPr>
        <w:numPr>
          <w:ilvl w:val="0"/>
          <w:numId w:val="6"/>
        </w:num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</w:rPr>
      </w:pPr>
      <w:r w:rsidRPr="0074705F">
        <w:rPr>
          <w:b/>
          <w:bCs/>
          <w:i/>
          <w:iCs/>
          <w:color w:val="000000" w:themeColor="text1"/>
          <w:sz w:val="28"/>
          <w:szCs w:val="28"/>
        </w:rPr>
        <w:t xml:space="preserve">Submit: Screenshots of </w:t>
      </w:r>
      <w:r w:rsidRPr="0074705F">
        <w:rPr>
          <w:b/>
          <w:bCs/>
          <w:i/>
          <w:iCs/>
          <w:color w:val="000000" w:themeColor="text1"/>
          <w:sz w:val="28"/>
          <w:szCs w:val="28"/>
        </w:rPr>
        <w:br/>
        <w:t xml:space="preserve">(a) your About Us page live, </w:t>
      </w:r>
      <w:r w:rsidRPr="0074705F">
        <w:rPr>
          <w:b/>
          <w:bCs/>
          <w:i/>
          <w:iCs/>
          <w:color w:val="000000" w:themeColor="text1"/>
          <w:sz w:val="28"/>
          <w:szCs w:val="28"/>
        </w:rPr>
        <w:br/>
        <w:t xml:space="preserve">(b) your blog post live, </w:t>
      </w:r>
      <w:r w:rsidRPr="0074705F">
        <w:rPr>
          <w:b/>
          <w:bCs/>
          <w:i/>
          <w:iCs/>
          <w:color w:val="000000" w:themeColor="text1"/>
          <w:sz w:val="28"/>
          <w:szCs w:val="28"/>
        </w:rPr>
        <w:br/>
        <w:t xml:space="preserve">(c) your navigation menu, </w:t>
      </w:r>
      <w:r w:rsidRPr="0074705F">
        <w:rPr>
          <w:b/>
          <w:bCs/>
          <w:i/>
          <w:iCs/>
          <w:color w:val="000000" w:themeColor="text1"/>
          <w:sz w:val="28"/>
          <w:szCs w:val="28"/>
        </w:rPr>
        <w:br/>
        <w:t>(d) the Users list showing roles</w:t>
      </w:r>
    </w:p>
    <w:p w14:paraId="6D0099B4" w14:textId="77777777" w:rsidR="0074705F" w:rsidRPr="0074705F" w:rsidRDefault="0074705F" w:rsidP="0074705F">
      <w:pPr>
        <w:spacing w:before="40" w:after="40" w:line="240" w:lineRule="auto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1C2D9637" w14:textId="1EA34202" w:rsidR="00A700B8" w:rsidRDefault="0074705F" w:rsidP="0074705F">
      <w:pPr>
        <w:spacing w:before="40" w:after="40" w:line="240" w:lineRule="auto"/>
        <w:rPr>
          <w:b/>
          <w:bCs/>
          <w:i/>
          <w:iCs/>
          <w:color w:val="000000" w:themeColor="text1"/>
          <w:sz w:val="36"/>
          <w:szCs w:val="36"/>
          <w:u w:val="single"/>
        </w:rPr>
      </w:pPr>
      <w:proofErr w:type="gramStart"/>
      <w:r w:rsidRPr="0074705F">
        <w:rPr>
          <w:b/>
          <w:bCs/>
          <w:i/>
          <w:iCs/>
          <w:color w:val="000000" w:themeColor="text1"/>
          <w:sz w:val="36"/>
          <w:szCs w:val="36"/>
          <w:u w:val="single"/>
        </w:rPr>
        <w:t>ANSWER:-</w:t>
      </w:r>
      <w:proofErr w:type="gramEnd"/>
    </w:p>
    <w:p w14:paraId="33EF6972" w14:textId="77777777" w:rsidR="0074705F" w:rsidRPr="0074705F" w:rsidRDefault="0074705F" w:rsidP="0074705F">
      <w:pPr>
        <w:spacing w:before="40" w:after="40" w:line="240" w:lineRule="auto"/>
        <w:rPr>
          <w:color w:val="000000" w:themeColor="text1"/>
          <w:sz w:val="36"/>
          <w:szCs w:val="36"/>
        </w:rPr>
      </w:pPr>
    </w:p>
    <w:p w14:paraId="3E847320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5780B445" w14:textId="525D02CB" w:rsidR="00A93161" w:rsidRDefault="00A93161" w:rsidP="008B2670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A93161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  <w:u w:val="single"/>
          <w:lang w:eastAsia="en-IN"/>
          <w14:ligatures w14:val="none"/>
        </w:rPr>
        <w:lastRenderedPageBreak/>
        <w:drawing>
          <wp:inline distT="0" distB="0" distL="0" distR="0" wp14:anchorId="16011E18" wp14:editId="73C706CA">
            <wp:extent cx="5731510" cy="3223895"/>
            <wp:effectExtent l="0" t="0" r="2540" b="0"/>
            <wp:docPr id="15192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2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FF8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This is about us. And</w:t>
      </w:r>
    </w:p>
    <w:p w14:paraId="38D90D81" w14:textId="77777777" w:rsidR="003F6FF8" w:rsidRDefault="003F6FF8" w:rsidP="008B2670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982F033" w14:textId="559E680D" w:rsidR="003F6FF8" w:rsidRDefault="003F6FF8" w:rsidP="008B2670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3F6FF8">
        <w:rPr>
          <w:rFonts w:eastAsia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0A984F" wp14:editId="1F1A4FA4">
            <wp:extent cx="5731510" cy="3223895"/>
            <wp:effectExtent l="0" t="0" r="2540" b="0"/>
            <wp:docPr id="12848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6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9360" w14:textId="5B608589" w:rsidR="003F6FF8" w:rsidRDefault="003F6FF8" w:rsidP="008B2670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This is </w:t>
      </w:r>
      <w:r w:rsidR="00A21E16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Navigational and live blog.</w:t>
      </w:r>
    </w:p>
    <w:p w14:paraId="28C8E3A5" w14:textId="77777777" w:rsidR="00A21E16" w:rsidRPr="00A93161" w:rsidRDefault="00A21E16" w:rsidP="008B2670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990CA5D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5FADFAF2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5EDF00BF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450A8B83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7C820F13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A46A1DB" w14:textId="78F6DEFC" w:rsidR="00A700B8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1DF6CBC" w14:textId="2A63930D" w:rsidR="00400FD5" w:rsidRDefault="00400FD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  <w:r w:rsidRPr="00400FD5">
        <w:rPr>
          <w:rFonts w:eastAsia="Times New Roman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490D1118" wp14:editId="1555A87A">
            <wp:extent cx="5715798" cy="3591426"/>
            <wp:effectExtent l="0" t="0" r="0" b="9525"/>
            <wp:docPr id="13482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7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E251" w14:textId="77777777" w:rsidR="00942E0A" w:rsidRDefault="00942E0A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3A085DF2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8359883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9211375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41452AF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87F3317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04ECE7C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0A0EA95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F795D83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6B83455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B8CB244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AAAA384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581B251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693946F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C0D02B1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15BD14A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7AE4D1A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01EE08C" w14:textId="77777777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C3A6EB9" w14:textId="38166CCE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ANSWER: -</w:t>
      </w:r>
    </w:p>
    <w:p w14:paraId="77B23343" w14:textId="6D85CB2C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  <w:r w:rsidRPr="00965145">
        <w:rPr>
          <w:rFonts w:eastAsia="Times New Roman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0D0376B" wp14:editId="6E25F37A">
            <wp:extent cx="5731510" cy="3223895"/>
            <wp:effectExtent l="0" t="0" r="2540" b="0"/>
            <wp:docPr id="10436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95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D40" w14:textId="5D4F4536" w:rsidR="00965145" w:rsidRDefault="00965145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  <w:t xml:space="preserve">This includes </w:t>
      </w:r>
      <w:r w:rsidR="00263FC4"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  <w:t>Permalink and score both which is 90.</w:t>
      </w:r>
    </w:p>
    <w:p w14:paraId="53BEFC61" w14:textId="77777777" w:rsidR="00263FC4" w:rsidRDefault="00263FC4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ECBF7D3" w14:textId="1ADA15E9" w:rsidR="003C0C38" w:rsidRDefault="003C0C38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  <w:t xml:space="preserve">And this is </w:t>
      </w:r>
      <w:proofErr w:type="spellStart"/>
      <w:r w:rsidR="009D6FAF"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  <w:t>pagespeed</w:t>
      </w:r>
      <w:proofErr w:type="spellEnd"/>
      <w:r w:rsidR="009D6FAF"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  <w:t xml:space="preserve"> insight.</w:t>
      </w:r>
    </w:p>
    <w:p w14:paraId="4DBE633F" w14:textId="44FD931C" w:rsidR="009D6FAF" w:rsidRPr="00400FD5" w:rsidRDefault="009D6FAF" w:rsidP="008B2670">
      <w:pPr>
        <w:spacing w:after="0" w:line="240" w:lineRule="auto"/>
        <w:rPr>
          <w:rFonts w:eastAsia="Times New Roman" w:cs="Times New Roman"/>
          <w:kern w:val="0"/>
          <w:sz w:val="36"/>
          <w:szCs w:val="36"/>
          <w:lang w:eastAsia="en-IN"/>
          <w14:ligatures w14:val="none"/>
        </w:rPr>
      </w:pPr>
      <w:r w:rsidRPr="009D6FAF">
        <w:rPr>
          <w:rFonts w:eastAsia="Times New Roman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F017110" wp14:editId="26D0D737">
            <wp:extent cx="5731510" cy="3223895"/>
            <wp:effectExtent l="0" t="0" r="2540" b="0"/>
            <wp:docPr id="10916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5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4CCB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46CA5A4C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29AC1334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EA15371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4A0E312F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164230C6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CD165A1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5B99F96D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2AAA4001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4E18B84B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207734E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5FB2350E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B28C822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12BBE9C2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75BA7255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69587E8C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0E6F7CE5" w14:textId="77777777" w:rsidR="00A700B8" w:rsidRPr="0074705F" w:rsidRDefault="00A700B8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:lang w:eastAsia="en-IN"/>
          <w14:ligatures w14:val="none"/>
        </w:rPr>
      </w:pPr>
    </w:p>
    <w:p w14:paraId="72B7F221" w14:textId="30F559C6" w:rsidR="00741F1F" w:rsidRPr="0074705F" w:rsidRDefault="00741F1F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00AD0BDC" w14:textId="77777777" w:rsidR="00741F1F" w:rsidRPr="0074705F" w:rsidRDefault="00741F1F" w:rsidP="008B2670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7E86E714" w14:textId="5B229D49" w:rsidR="008804D2" w:rsidRPr="0074705F" w:rsidRDefault="008804D2" w:rsidP="00F6664F">
      <w:pPr>
        <w:pStyle w:val="ListParagraph"/>
        <w:spacing w:after="0" w:line="240" w:lineRule="auto"/>
        <w:ind w:left="1246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5AFA35C0" w14:textId="185BE4A0" w:rsidR="00390110" w:rsidRPr="0074705F" w:rsidRDefault="00390110" w:rsidP="008804D2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7298212E" w14:textId="5858ED1D" w:rsidR="009A1965" w:rsidRPr="0074705F" w:rsidRDefault="009A1965" w:rsidP="00257810">
      <w:pPr>
        <w:pStyle w:val="ListParagraph"/>
        <w:spacing w:after="100" w:line="240" w:lineRule="auto"/>
        <w:jc w:val="both"/>
        <w:rPr>
          <w:rFonts w:eastAsia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</w:pPr>
    </w:p>
    <w:p w14:paraId="2AFA1021" w14:textId="448C1361" w:rsidR="00C51E55" w:rsidRPr="0074705F" w:rsidRDefault="0068408F" w:rsidP="009104CD">
      <w:pPr>
        <w:spacing w:after="100" w:line="240" w:lineRule="auto"/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</w:pPr>
      <w:r w:rsidRPr="0074705F"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  <w:t>A</w:t>
      </w:r>
      <w:r w:rsidR="00C51E55" w:rsidRPr="0074705F"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  <w:t>b</w:t>
      </w:r>
      <w:r w:rsidRPr="0074705F"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  <w:t xml:space="preserve">     999hjjhj</w:t>
      </w:r>
      <w:r w:rsidR="00C51E55" w:rsidRPr="0074705F"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  <w:t>.</w:t>
      </w:r>
      <w:r w:rsidRPr="0074705F"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  <w:t xml:space="preserve">    (9((</w:t>
      </w:r>
      <w:r w:rsidR="00DF5225" w:rsidRPr="0074705F">
        <w:rPr>
          <w:rFonts w:ascii="Arial" w:eastAsia="Times New Roman" w:hAnsi="Arial" w:cs="Arial"/>
          <w:b/>
          <w:bCs/>
          <w:i/>
          <w:iCs/>
          <w:color w:val="FFFFFF"/>
          <w:kern w:val="0"/>
          <w:sz w:val="28"/>
          <w:szCs w:val="28"/>
          <w:lang w:eastAsia="en-IN"/>
          <w14:ligatures w14:val="none"/>
        </w:rPr>
        <w:t>Na</w:t>
      </w:r>
    </w:p>
    <w:sectPr w:rsidR="00C51E55" w:rsidRPr="0074705F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2E74" w14:textId="77777777" w:rsidR="00552FE6" w:rsidRDefault="00552FE6" w:rsidP="00791850">
      <w:pPr>
        <w:spacing w:after="0" w:line="240" w:lineRule="auto"/>
      </w:pPr>
      <w:r>
        <w:separator/>
      </w:r>
    </w:p>
  </w:endnote>
  <w:endnote w:type="continuationSeparator" w:id="0">
    <w:p w14:paraId="4B1485AF" w14:textId="77777777" w:rsidR="00552FE6" w:rsidRDefault="00552FE6" w:rsidP="00791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5E9A" w14:textId="77777777" w:rsidR="007604A2" w:rsidRDefault="007604A2">
    <w:pPr>
      <w:pStyle w:val="Footer"/>
      <w:rPr>
        <w:lang w:val="en-US"/>
      </w:rPr>
    </w:pPr>
  </w:p>
  <w:p w14:paraId="5B740238" w14:textId="77777777" w:rsidR="007604A2" w:rsidRDefault="007604A2">
    <w:pPr>
      <w:pStyle w:val="Footer"/>
      <w:rPr>
        <w:lang w:val="en-US"/>
      </w:rPr>
    </w:pPr>
  </w:p>
  <w:p w14:paraId="0C46C0F6" w14:textId="77777777" w:rsidR="007604A2" w:rsidRPr="007604A2" w:rsidRDefault="007604A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919BA" w14:textId="77777777" w:rsidR="00552FE6" w:rsidRDefault="00552FE6" w:rsidP="00791850">
      <w:pPr>
        <w:spacing w:after="0" w:line="240" w:lineRule="auto"/>
      </w:pPr>
      <w:r>
        <w:separator/>
      </w:r>
    </w:p>
  </w:footnote>
  <w:footnote w:type="continuationSeparator" w:id="0">
    <w:p w14:paraId="19297671" w14:textId="77777777" w:rsidR="00552FE6" w:rsidRDefault="00552FE6" w:rsidP="00791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D66"/>
    <w:multiLevelType w:val="hybridMultilevel"/>
    <w:tmpl w:val="92BA9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7FF"/>
    <w:multiLevelType w:val="multilevel"/>
    <w:tmpl w:val="8558F128"/>
    <w:lvl w:ilvl="0">
      <w:start w:val="1"/>
      <w:numFmt w:val="decimal"/>
      <w:lvlText w:val="%1."/>
      <w:lvlJc w:val="left"/>
      <w:pPr>
        <w:ind w:left="48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6BA1848"/>
    <w:multiLevelType w:val="hybridMultilevel"/>
    <w:tmpl w:val="92BA9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F7669"/>
    <w:multiLevelType w:val="multilevel"/>
    <w:tmpl w:val="DF34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92DFC"/>
    <w:multiLevelType w:val="hybridMultilevel"/>
    <w:tmpl w:val="BE22CFE2"/>
    <w:lvl w:ilvl="0" w:tplc="4009000B">
      <w:start w:val="1"/>
      <w:numFmt w:val="bullet"/>
      <w:lvlText w:val=""/>
      <w:lvlJc w:val="left"/>
      <w:pPr>
        <w:ind w:left="12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abstractNum w:abstractNumId="5" w15:restartNumberingAfterBreak="0">
    <w:nsid w:val="66A638CD"/>
    <w:multiLevelType w:val="multilevel"/>
    <w:tmpl w:val="8558F128"/>
    <w:lvl w:ilvl="0">
      <w:start w:val="1"/>
      <w:numFmt w:val="decimal"/>
      <w:lvlText w:val="%1."/>
      <w:lvlJc w:val="left"/>
      <w:pPr>
        <w:ind w:left="48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7452089">
    <w:abstractNumId w:val="0"/>
  </w:num>
  <w:num w:numId="2" w16cid:durableId="662701595">
    <w:abstractNumId w:val="2"/>
  </w:num>
  <w:num w:numId="3" w16cid:durableId="898783754">
    <w:abstractNumId w:val="3"/>
  </w:num>
  <w:num w:numId="4" w16cid:durableId="1643345296">
    <w:abstractNumId w:val="4"/>
  </w:num>
  <w:num w:numId="5" w16cid:durableId="139168742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6884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F2"/>
    <w:rsid w:val="000360C7"/>
    <w:rsid w:val="00085097"/>
    <w:rsid w:val="00085DDC"/>
    <w:rsid w:val="000A0B4B"/>
    <w:rsid w:val="000C51CF"/>
    <w:rsid w:val="000D70E5"/>
    <w:rsid w:val="000F1E2F"/>
    <w:rsid w:val="000F2EC7"/>
    <w:rsid w:val="001147B9"/>
    <w:rsid w:val="001367D2"/>
    <w:rsid w:val="00167056"/>
    <w:rsid w:val="001A3204"/>
    <w:rsid w:val="001B7DE8"/>
    <w:rsid w:val="001D23A0"/>
    <w:rsid w:val="001F1A30"/>
    <w:rsid w:val="00255732"/>
    <w:rsid w:val="00257810"/>
    <w:rsid w:val="00263FC4"/>
    <w:rsid w:val="00266819"/>
    <w:rsid w:val="003135A1"/>
    <w:rsid w:val="003378EF"/>
    <w:rsid w:val="00342686"/>
    <w:rsid w:val="0035700C"/>
    <w:rsid w:val="00372991"/>
    <w:rsid w:val="00390110"/>
    <w:rsid w:val="003B38B8"/>
    <w:rsid w:val="003C0C38"/>
    <w:rsid w:val="003D0FFF"/>
    <w:rsid w:val="003F6FF8"/>
    <w:rsid w:val="00400FD5"/>
    <w:rsid w:val="0040150E"/>
    <w:rsid w:val="00402069"/>
    <w:rsid w:val="004352E1"/>
    <w:rsid w:val="00446339"/>
    <w:rsid w:val="004558D9"/>
    <w:rsid w:val="00455EE7"/>
    <w:rsid w:val="00546A92"/>
    <w:rsid w:val="00552FE6"/>
    <w:rsid w:val="005558A0"/>
    <w:rsid w:val="00567345"/>
    <w:rsid w:val="00585AA0"/>
    <w:rsid w:val="005B46AE"/>
    <w:rsid w:val="005C7053"/>
    <w:rsid w:val="005F661E"/>
    <w:rsid w:val="006131EB"/>
    <w:rsid w:val="006573C4"/>
    <w:rsid w:val="00673C12"/>
    <w:rsid w:val="0068408F"/>
    <w:rsid w:val="006845B4"/>
    <w:rsid w:val="006B2AFE"/>
    <w:rsid w:val="006D03AF"/>
    <w:rsid w:val="006D2DEE"/>
    <w:rsid w:val="00741F1F"/>
    <w:rsid w:val="0074705F"/>
    <w:rsid w:val="007604A2"/>
    <w:rsid w:val="00791850"/>
    <w:rsid w:val="00797B09"/>
    <w:rsid w:val="007A18D7"/>
    <w:rsid w:val="007C6A60"/>
    <w:rsid w:val="007F355D"/>
    <w:rsid w:val="00813865"/>
    <w:rsid w:val="00822DD2"/>
    <w:rsid w:val="00836F23"/>
    <w:rsid w:val="008666CA"/>
    <w:rsid w:val="008804D2"/>
    <w:rsid w:val="008B2670"/>
    <w:rsid w:val="00906276"/>
    <w:rsid w:val="009104CD"/>
    <w:rsid w:val="009377FD"/>
    <w:rsid w:val="00942E0A"/>
    <w:rsid w:val="00946D8B"/>
    <w:rsid w:val="00965145"/>
    <w:rsid w:val="00987933"/>
    <w:rsid w:val="009A1965"/>
    <w:rsid w:val="009B02B0"/>
    <w:rsid w:val="009D6FAF"/>
    <w:rsid w:val="009E3EF7"/>
    <w:rsid w:val="009E6371"/>
    <w:rsid w:val="009F0911"/>
    <w:rsid w:val="00A2183A"/>
    <w:rsid w:val="00A21ACF"/>
    <w:rsid w:val="00A21E16"/>
    <w:rsid w:val="00A700B8"/>
    <w:rsid w:val="00A852DC"/>
    <w:rsid w:val="00A86B9D"/>
    <w:rsid w:val="00A909D9"/>
    <w:rsid w:val="00A93161"/>
    <w:rsid w:val="00A9390A"/>
    <w:rsid w:val="00AA08AB"/>
    <w:rsid w:val="00B0317A"/>
    <w:rsid w:val="00B373EC"/>
    <w:rsid w:val="00B44BF2"/>
    <w:rsid w:val="00B50684"/>
    <w:rsid w:val="00B77A97"/>
    <w:rsid w:val="00B77AF8"/>
    <w:rsid w:val="00BD5D9B"/>
    <w:rsid w:val="00C06684"/>
    <w:rsid w:val="00C06A9E"/>
    <w:rsid w:val="00C20C5E"/>
    <w:rsid w:val="00C26D86"/>
    <w:rsid w:val="00C37D86"/>
    <w:rsid w:val="00C456A9"/>
    <w:rsid w:val="00C51E55"/>
    <w:rsid w:val="00C72A89"/>
    <w:rsid w:val="00CA179E"/>
    <w:rsid w:val="00CB7B03"/>
    <w:rsid w:val="00CD192D"/>
    <w:rsid w:val="00CD1961"/>
    <w:rsid w:val="00CD75E1"/>
    <w:rsid w:val="00CE147A"/>
    <w:rsid w:val="00CF3410"/>
    <w:rsid w:val="00D11B1C"/>
    <w:rsid w:val="00D87BC7"/>
    <w:rsid w:val="00DA5A53"/>
    <w:rsid w:val="00DC671C"/>
    <w:rsid w:val="00DD5DEF"/>
    <w:rsid w:val="00DF5225"/>
    <w:rsid w:val="00E102E9"/>
    <w:rsid w:val="00E12EFA"/>
    <w:rsid w:val="00E24B86"/>
    <w:rsid w:val="00E573EE"/>
    <w:rsid w:val="00E66E0E"/>
    <w:rsid w:val="00E722B6"/>
    <w:rsid w:val="00E95AA4"/>
    <w:rsid w:val="00EB4FA8"/>
    <w:rsid w:val="00EE2825"/>
    <w:rsid w:val="00F01D33"/>
    <w:rsid w:val="00F027A5"/>
    <w:rsid w:val="00F25457"/>
    <w:rsid w:val="00F259CA"/>
    <w:rsid w:val="00F400D3"/>
    <w:rsid w:val="00F5305C"/>
    <w:rsid w:val="00F53EB7"/>
    <w:rsid w:val="00F65505"/>
    <w:rsid w:val="00F6664F"/>
    <w:rsid w:val="00F73C9C"/>
    <w:rsid w:val="00FA7EE4"/>
    <w:rsid w:val="00FB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1C83"/>
  <w15:chartTrackingRefBased/>
  <w15:docId w15:val="{7F4F0AB3-7E19-49F5-805D-6FF682B18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ocx-num-2-0">
    <w:name w:val="docx-num-2-0"/>
    <w:basedOn w:val="Normal"/>
    <w:rsid w:val="00CE1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4FA8"/>
    <w:rPr>
      <w:b/>
      <w:bCs/>
    </w:rPr>
  </w:style>
  <w:style w:type="table" w:styleId="TableGrid">
    <w:name w:val="Table Grid"/>
    <w:basedOn w:val="TableNormal"/>
    <w:uiPriority w:val="39"/>
    <w:rsid w:val="00F53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53EB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918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850"/>
  </w:style>
  <w:style w:type="paragraph" w:styleId="Footer">
    <w:name w:val="footer"/>
    <w:basedOn w:val="Normal"/>
    <w:link w:val="FooterChar"/>
    <w:uiPriority w:val="99"/>
    <w:unhideWhenUsed/>
    <w:rsid w:val="007918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Raheen Pathan</dc:creator>
  <cp:keywords/>
  <dc:description/>
  <cp:lastModifiedBy>Raheen Pathan</cp:lastModifiedBy>
  <cp:revision>2</cp:revision>
  <dcterms:created xsi:type="dcterms:W3CDTF">2026-09-30T14:23:00Z</dcterms:created>
  <dcterms:modified xsi:type="dcterms:W3CDTF">2026-09-30T14:23:00Z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2a53fb8d-e646-4d10-aeb3-dd628ea8aabd</vt:lpwstr>
  </property>
</Properties>
</file>